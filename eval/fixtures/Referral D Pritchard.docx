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Referral for home care</w:t>
      </w:r>
    </w:p>
    <w:p>
      <w:r>
        <w:t xml:space="preserve">Dear Care Coordinator,</w:t>
      </w:r>
    </w:p>
    <w:p>
      <w:r>
        <w:t xml:space="preserve">I am referring Mr Dafydd Pri</w:t>
      </w:r>
      <w:r>
        <w:t xml:space="preserve">tchard (DOB 02/11/1938, NHS 480 986 5347) of 7 Min y Coed, Dinas Powys, CF64 4RT for a package of home care following his discharge from Llandough Hospital, Ward W4.</w:t>
      </w:r>
    </w:p>
    <w:p>
      <w:commentRangeStart w:id="0"/>
      <w:r>
        <w:t xml:space="preserve">Dafydd lives alone since his wife Eirlys moved into Hafan Deg Care Home in May. He is a retired postman and is well known in the village; he still walks to The Star Inn most afternoons when he is able.</w:t>
      </w:r>
      <w:commentRangeEnd w:id="0"/>
      <w:r>
        <w:commentReference w:id="0"/>
      </w:r>
    </w:p>
    <w:p>
      <w:r>
        <w:t xml:space="preserve">His nephew, Rhys Evans, is his main contact (0292 051 7788, rhys.evans@example.com). Mr Pritchard can be reluctant to accept help and may say he is </w:t>
      </w:r>
      <w:del w:id="101" w:author="Owain Lloyd" w:date="2026-09-20T10:00:00Z">
        <w:r>
          <w:delText xml:space="preserve">fine</w:delText>
        </w:r>
      </w:del>
      <w:r>
        <w:t xml:space="preserve"> managing.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Need</w:t>
            </w:r>
          </w:p>
        </w:tc>
        <w:tc>
          <w:p>
            <w:r>
              <w:t xml:space="preserve">Detail</w:t>
            </w:r>
          </w:p>
        </w:tc>
      </w:tr>
      <w:tr>
        <w:tc>
          <w:p>
            <w:r>
              <w:t xml:space="preserve">Personal care</w:t>
            </w:r>
          </w:p>
        </w:tc>
        <w:tc>
          <w:p>
            <w:r>
              <w:t xml:space="preserve">Help with washing and dressing each morning</w:t>
            </w:r>
          </w:p>
        </w:tc>
      </w:tr>
      <w:tr>
        <w:tc>
          <w:p>
            <w:r>
              <w:t xml:space="preserve">Medication</w:t>
            </w:r>
          </w:p>
        </w:tc>
        <w:tc>
          <w:p>
            <w:r>
              <w:t xml:space="preserve">Blister pack from Dinas Powys Pharmacy, prompt only</w:t>
            </w:r>
          </w:p>
        </w:tc>
      </w:tr>
      <w:tr>
        <w:tc>
          <w:p>
            <w:r>
              <w:t xml:space="preserve">Meals</w:t>
            </w:r>
          </w:p>
        </w:tc>
        <w:tc>
          <w:p>
            <w:r>
              <w:t xml:space="preserve">Heat a ready meal at lunchtime</w:t>
            </w:r>
          </w:p>
        </w:tc>
      </w:tr>
    </w:tbl>
    <w:p>
      <w:r>
        <w:t xml:space="preserve">Please contact me with any questions.</w:t>
      </w:r>
    </w:p>
    <w:p>
      <w:r>
        <w:t xml:space="preserve">Owain Lloyd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Owain Lloyd" w:date="2026-09-20T00:00:00.000Z">
    <w:p>
      <w:r>
        <w:t xml:space="preserve">Check with Eirlys’s key worker, Bethan, about visiting times.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Ref: VCC/2026/0417 · Owain Lloyd, Social Worker · owain.lloyd@example-council.gov.uk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Vale Community Care Team · Referral for domiciliary care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 D Pritchard.docx</dc:title>
  <dc:creator>Owain Lloyd</dc:creator>
  <cp:lastModifiedBy>Owain Lloyd</cp:lastModifiedBy>
  <cp:revision>1</cp:revision>
  <dcterms:created xsi:type="dcterms:W3CDTF">2026-09-26T13:04:59.234Z</dcterms:created>
  <dcterms:modified xsi:type="dcterms:W3CDTF">2026-09-26T13:04:59.234Z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